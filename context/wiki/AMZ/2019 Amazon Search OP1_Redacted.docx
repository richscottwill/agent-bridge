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1   Introduction </w:t>
      </w:r>
      <w:r w:rsidDel="00000000" w:rsidR="00000000" w:rsidRPr="00000000">
        <w:rPr>
          <w:rtl w:val="0"/>
        </w:rPr>
      </w:r>
    </w:p>
    <w:p w:rsidR="00000000" w:rsidDel="00000000" w:rsidP="00000000" w:rsidRDefault="00000000" w:rsidRPr="00000000" w14:paraId="00000002">
      <w:pPr>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design, build, and operate Search across all devices, categories, and locales worldwide. In the trailing twelve months, customers used Search in a session Tk times (+Tk% YoY), and Tk% of sessions resulted in a purchase (+Tk bps YoY), driving Tk% of attributed WW OPS (Tk bps YoY). We make this possible by indexing Tk ASINs (Tk% YoY) that have Tk updates a day (Tk% YoY). The Infrastructure Market Rate (IMR) cost of operating Search in 2018 is expected to be $Tk (2019 rates) (Tk% YoY), and in 2019 we are requesting $Tk incremental IMR (Tk% YoY) to support ranking improvements ($Tk), Deep Learning ($Tk), Ranking Service ($Tk), new international locales (Tk), one-time costs associated with migrating to Loom  (Tk) and Lucene (Tk), and other initiatives (Tk), partially offset by efficiency projects and RSP deprecation (Tk) (Appendix C). </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three year plan, we put forward the hypothesis that information retrieval (IR) may not be the best way to help customers shop because they have to do all the heavy lifting as they decide what to buy from a linear list of results. We proposed enhancing search pages with decision accelerating features, purposefully added to make shopping effortless, and called them Shopping Pages. Our early tests confirmed that we could achieve percentage point lifts if we pursued this path. To achieve this on a broader scale, we need to improve our query understanding, recommend the right products, explain our picks to customers and test new experiences rapidly. We began investing in every aspect of Search, from our front-end to autocompletion to matching and ranking, to do just that. Along the way, we learned that making foundational investments in our systems can yield significant OPS wins. Our 2019 plan is to continue down this path and build Gold Class services in support of our product vision. While building extensible front-end systems, developing new science, inventing new user experiences and radically transforming our search architecture is the right thing to do, we misjudged the amount of investment needed to harden our present infrastructure. In our highly interdependent ecosystem of services, it is critical to ensure services do not overwhelm others they depend on and that they aren’t catastrophically vulnerable to them either. We’ve increased our investment in operational excellence (OE) and delayed the release of new systems such as Loom. We will continue our focus on availability beyond Q4 by creating a single threaded team focused on resiliency. </w:t>
      </w:r>
    </w:p>
    <w:p w:rsidR="00000000" w:rsidDel="00000000" w:rsidP="00000000" w:rsidRDefault="00000000" w:rsidRPr="00000000" w14:paraId="00000005">
      <w:pPr>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after="0" w:before="0" w:lineRule="auto"/>
        <w:rPr>
          <w:rFonts w:ascii="Times New Roman" w:cs="Times New Roman" w:eastAsia="Times New Roman" w:hAnsi="Times New Roman"/>
        </w:rPr>
      </w:pPr>
      <w:r w:rsidDel="00000000" w:rsidR="00000000" w:rsidRPr="00000000">
        <w:rPr>
          <w:rFonts w:ascii="Calibri" w:cs="Calibri" w:eastAsia="Calibri" w:hAnsi="Calibri"/>
          <w:sz w:val="20"/>
          <w:szCs w:val="20"/>
          <w:rtl w:val="0"/>
        </w:rPr>
        <w:t xml:space="preserve">We adhered to the following tenets as we developed our plan – we will 1) build foundational systems and capabilities and not spread ourselves too thin, 2) make global parity a top priority, 3) invest in making our services Gold Class and InfoSec compliant, 4) continue to invest in making shopping effortless and enjoyable through Shopping Pages, 5) proliferate deep learning (DL) across Search, and 6) align our work with Consumer’s top priorities, which include battling abuse. Even as we build new systems and experiences, we will not lose sight of the basics. For us that means operating a tier-1 system with zero downtime and relentlessly improving the quality of our search results and CX. Our plan calls for an additional Tk heads over our 2018 HC budget of Tk to be invested in 1) achieving global parity, 2) expanding defect measurement to FRITES, CA, and CN, 3) building Gold Class services, 4) rearchitecting additional components of our front-end stack as microservices, 5) combating search abuse, and 6) collaborating with ML faculty from world class universities. We will fully self-fund increased investment in query understanding and search quality and data, developing a resiliency and security program, ranking service, tools and automation, and moving to Lucene. We will also partially self-fund achieving global parity. (See Appendix B). The biggest risk to our plan is that it assumes we will be fully staffed by Dec 2019. We will double our recruiting team (from Tk to Tk) to staff the plan. </w:t>
      </w:r>
      <w:r w:rsidDel="00000000" w:rsidR="00000000" w:rsidRPr="00000000">
        <w:rPr>
          <w:rtl w:val="0"/>
        </w:rPr>
      </w:r>
    </w:p>
    <w:p w:rsidR="00000000" w:rsidDel="00000000" w:rsidP="00000000" w:rsidRDefault="00000000" w:rsidRPr="00000000" w14:paraId="00000007">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08">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2   2018 Hits and Misses </w:t>
      </w:r>
      <w:r w:rsidDel="00000000" w:rsidR="00000000" w:rsidRPr="00000000">
        <w:rPr>
          <w:rtl w:val="0"/>
        </w:rPr>
      </w:r>
    </w:p>
    <w:p w:rsidR="00000000" w:rsidDel="00000000" w:rsidP="00000000" w:rsidRDefault="00000000" w:rsidRPr="00000000" w14:paraId="00000009">
      <w:pPr>
        <w:spacing w:after="28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0"/>
          <w:szCs w:val="20"/>
          <w:rtl w:val="0"/>
        </w:rPr>
        <w:t xml:space="preserve">Hits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launched Tk improvements to Search YTD, yielding an incremental $Tk OPS (US: $Tk, ROW: $Tk) and $Tk DSE-OPS (US: $Tk, ROW: $Tk).</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replaced a 10 year old system that produces query-ASIN associations learned from customer behavior and used for our ranking models, with an improved one (BeSta) and saw a $Tk OPS win WW.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launched the first automatically trained, globally consolidated PALEO matching quality model for non-digital categories, replacing rankers for Tk search indexes across Tk locales WW, yielding a $Tk OPS win. We also saw a Tk bps defect reduction WW and a large defect win in CA and FRITES: Tk bps in CA, Tk bps in FR, Tk bps in IT, and Tk bps in 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launched ML rankers that improve autocompletions for less frequent and previously-unseen query prefixes in IN, JP, and CN for an OPS lift of $Tk. In 2019 we will launch a global ranking model.</w:t>
        <w:br w:type="textWrapping"/>
        <w:t xml:space="preserve">We saved $Tk YTD by launching index tiering, large-scale fleet optimization, APS fanout reduction, ordered posting lists, and on-demand peak management.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reduced the defect rate in top-8 results in US, UK, IN, DE, JP by Tk bps from Tk% to Tk% YTD (Appendix 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Early experiments with Shopping Pages for product-type queries in Hardlines have shown they can make shopping effortless for customers. We saw a Tk% increase in OPS for new-to-Amazon customers, Tk% in OPS, Tk% reduction in returns, and a Tk% reduction in excursions to other sites. </w:t>
      </w:r>
      <w:r w:rsidDel="00000000" w:rsidR="00000000" w:rsidRPr="00000000">
        <w:rPr>
          <w:rtl w:val="0"/>
        </w:rPr>
      </w:r>
    </w:p>
    <w:p w:rsidR="00000000" w:rsidDel="00000000" w:rsidP="00000000" w:rsidRDefault="00000000" w:rsidRPr="00000000" w14:paraId="00000010">
      <w:pPr>
        <w:spacing w:after="280" w:before="280" w:lineRule="auto"/>
        <w:rPr>
          <w:rFonts w:ascii="Times New Roman" w:cs="Times New Roman" w:eastAsia="Times New Roman" w:hAnsi="Times New Roman"/>
        </w:rPr>
      </w:pPr>
      <w:r w:rsidDel="00000000" w:rsidR="00000000" w:rsidRPr="00000000">
        <w:rPr>
          <w:rFonts w:ascii="Calibri" w:cs="Calibri" w:eastAsia="Calibri" w:hAnsi="Calibri"/>
          <w:b w:val="1"/>
          <w:bCs w:val="1"/>
          <w:sz w:val="20"/>
          <w:szCs w:val="20"/>
          <w:rtl w:val="0"/>
        </w:rPr>
        <w:t xml:space="preserve">Misses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2018 we caused Tk order drop minutes in three events on Tk, Tk, and Tk. We missed our availability goal of Tk Fatals Per Million (FPM), and forecast a year-end rate of Tk FPM, a Tkx increase from Tk FPM in 2017.</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missed our goal of launching Loom in US in 2018. We tested on all devices and met the launch criteria for Android and mobile web. However, in light of the recent Large Scale Events (LSEs), we deferred the full launch to Jan 2019 to focus on getting RSP (Retail Search Platform) ready for Q4 peak WW.</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We’ve been slow to quantify gaps in our global CX. As a result, only Tk of Tk (Tk%) proven search features launched over the last three years have launched WW. We will take a goal in 2019 to reduce the number of features lacking global parity from Tk to Tk. On Tk we locked down RSP to improve its resiliency, hurting productivity by declining Tk of Tk Consumer and Ads requests. Our vision, stated in the 2018 OP1, is to make shopping effortless, yet it took us a year to begin developing a metric that tells us if shopping on Amazon using Search is getting easier. We’ve developed a new set of metrics but do not know if they will stand the test of time (Appendix I).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only increased Private Brands OPS by Tkppt, missing our goal of Tkppt by Tk. We launched the “Top Rated from Our Brands” widget. Expansion of the widget to mobile was delayed due to the Loom launch delay.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36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we reduced defects by Tk bps, we missed our goal of reducing the defect rate in top-8 results in US, UK, IN, DE, JP to under Tk% by Tk bps. In 2019 we will take a goal to reduce defects to Tk%.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Loom and Shopping Pages </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Loom: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new front-end system, Loom, was designed to provide Search and away teams the ability to create beautiful and consistent experiences at scale via modular self-service capabilities. It is built on a Search UX framework and design system (Tapestry) that makes common design patterns and reusable blocks available to all. It supports four responsive page layouts – Visual Grid, Consumables Grid, Media List, and List. It comes with a widget library that’s integrated with Percolate, a content framework that enables rapid experimentation and a personalized experience. It has an information architecture optimized for navigation, grouping and displaying the most useful filters consistently. To keep the UI consistent across queries, it defines a taxonomy of widgets and uses it to control which widgets can be displayed per slot. For example, Ads may compete with content in some slots but not others. In 2018 we set an ambitious goal of launching Loom in the US. We tested on all devices in the US, and met the launch criteria for Android and mobile web. In RSP, common changes such as adding “Works with Alexa” to the product display would require five weeks (one to develop, four to deploy). In Loom, it takes two. Lines of code are down Tk% (from TkMM to TkMM), and product data retrieval code is down Tk% (from Tk to Tk). In light of the recent LSEs, we deferred the full launch to Jan 2019 to focus on getting RSP ready for Q4 peak WW. In Q1 2019, we will complete the WW roll-out of Loom V1 across all devices in three phases based on a grouping of locales with similar feature sets: Jan 2019 - MX, CA, BR, US, NL; Feb 2019 - EU5, IN, TR; Mar 2019 - JP, CN, AU, AE.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With Loom’s launch in Q1 2019, we will achieve global parity (see Global Parity below) in seven additional proven search features. We will devote the remainder of the year to achieve global parity for seven more front-end features and launch self-service capabilities for new locale expansions. After the launch, we will release nine new features on Loom from partner teams including Whole Foods on Amazon, support for SNAP/EBT, new Sponsored Brands and Video ads widget templates, and enable category-specific CX improvements for visual navigation in Softlines and Home. Based on feedback, we will make developer experience improvements and begin taking requests for new features in Loom and Tapestry. We will move Loom to AAPI v2 before Prime Day and continue improving our ability to automatically detect and mitigate failures in an effort to reduce resolution time of Search LSEs.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Since 2016, we’ve launched over Tk improvements to page layouts and ASIN faceouts, resulting in over $Tk in OPS + DSE OPS. When Loom launches, partner teams will be able to rapidly develop such features. However, they’ll begin running into experimentation bottlenecks due to limited weblab throughput. In 2019 we will enable simultaneous testing of hundreds of UI feature combinations. We will do this in a principled way via combinatorial tests that explore and select features based on customer behavior.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Shopping Pages: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2018 we took early steps in our quest for a search page that helps customers shop effortlessly. A search page displays a list of results and makes customers do the heavy lifting of deciding which product to buy. A Shopping Page eases decision making by enhancing the search page with decision accelerating features. One example is the Amazon’s Choice badge, which helps customers quickly find the best overall pick. In 2018 we conducted Tk experiments to validate that Shopping Pages were an improvement over the standard search page. These experiments yielded percentage point lifts in business metrics. For instance, in the US TV category, we tested a “specification view”, where we displayed four ASIN attributes considered important for decision making – screen size, screen resolution, display technology, and model year. We saw a Tk% lift in units, Tk% lift in SP revenue, and Tk% lift in OPS. In 2019 we will extend this feature WW. This experience requires high attribute coverage. Working with Seller Tech and Catalog Systems, we will create a flywheel where sellers are incentivized to provide this data, and in turn see lifts in sales.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another experiment, we tested improving the shopping experience for product type queries with the hypothesis that customers need additional help at the start of their shopping mission. We designed a Shopping Page with multiple rows of recommendations widgets along with explanations for our picks. Some of these recommendations, such as Best Sellers and Amazon’s Choice, were generated algorithmically, and others were sourced from third-party expert review websites such as The Wirecutter and Consumer Reports. In addition to recommending products to customers, we showed them video buying guides. This yielded a lift of Tk% OPS for new-to-Amazon shoppers, Tk% OPS, a Tk% reduction in returns, and a Tk% reduction in excursions to other sites. Recommendations widgets are now displayed for Tk% of US desktop queries (up from Tk% in 2017). In 2019 we plan to extend this WW and on mobile, relying heavily on algorithmically generated recommendations such as Amazon’s Choice and Best Sellers.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 important area of focus for us in 2019 will be the creation of a Shopping Page to make replenishment effortless. When the customer searches for a replenishable product, it will prominently display the product the customer already purchased. If the product increased in price or is unavailable, it will recommend substitutes. It will help the customer upgrade to Subscribe and Save if appropriate and even recommend related past purchases. Additionally, we will make shopping for consumables easier by grouping size and package quantity variants together while only displaying the most relevant product in the group. This strategy, applied to size and color, has been the mainstay of the Softlines search CX. We will test if a similar approach is worth pursuing in Consumables.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 help customers shop for low ASP products, we will test a “budget mode” toggle on mobile similar to the “Prime” toggle, and on desktop we will promote price refinements to the top of the page. Both will allow customers to quickly narrow down to ultra-affordable products. We will develop a matching quality ranker biased towards low-priced items to help customers shop in budget mode. We will use sitewide recommendations widgets to help customers discover this feature. Time permitting, we will test Shopping Pages for other query types such as help queries and product Q&amp;A. We will develop services and guidelines so partner teams can build and test pages using Loom and Tapestry. This will allow us to extend Shopping Pages to all query types. For instance, the devices team could partner with us to design the perfect Shopping Page for Echo device queries rather than the default search results page. </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Global Parity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2018 we globalized country-specific ranking models, consolidating Tk models down to Tk WW state-of-the-art models, which incorporate best practices and recent improvements. We launched WW models for Books and Kindle, and a single WW model across most physical categories. However, a manual audit of Search features and improvements launched in the last three years showed that out of Tk proven Search features, only Tk have been launched WW. We found that the global parity gap exists for the following reasons: 1) limitations due to our system architecture being optimized for Latin script, 2) insufficient human labeled training data for ML, 3) lack of awareness of global customer needs, 4) lack of fluency in the languages we support, 5) inability to audit whether a feature is available globally, and 6) missing documentation of dependencies between features. Lack of global parity leads to a sub-par customer experience, missed revenue, and increased code complexity. Not having self-service or automatic globalization designed into our systems also leads to increased development work and customer issues when launching new countries and languages.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Alisha Vandenberg" w:id="0" w:date="2020-02-24T10:17:00Z"/>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2019 we will reach global parity in Tk out of Tk features, completing the rest in 2020 (Appendix H). We will bias our investments heavily towards designs and approaches that can be globalized. Achieving and maintaining global parity will require investments all across Search. We will create global human judgement datasets for defect classification. We will develop search quality inspection tools in English, Japanese, Spanish, German, Italian, and French by leveraging Amazon's machine translation services and expanded language support from human judges. We will build global ML models using training data from all locales rather than starting with locale specific models. We will only build locale specific models when we need to improve upon global models. </w:t>
      </w:r>
      <w:ins w:author="Alisha Vandenberg" w:id="0" w:date="2020-02-24T10:17:00Z">
        <w:r w:rsidDel="00000000" w:rsidR="00000000" w:rsidRPr="00000000">
          <w:rPr>
            <w:rtl w:val="0"/>
          </w:rPr>
        </w:r>
      </w:ins>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Improving Search Results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the customer’s query correctly and providing them the right results can make all the difference between a delightful experience and a frustrating one. We invest heavily in improving the quality of search results and measure progress using a combination of human audit-based measurements and quantitative business metrics such as OPS. Our technical pipeline includes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autocompletion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we help customers form the right query,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query understanding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we correct and analyze the query using Natural Language Processing (NLP) techniques,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matching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we identify a set of ASIN candidates, and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ranking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where we determine the final sort order. In 2018 we staffed two new efforts, one focused on discovery of new release ASINs and another on personalizing the search results. The following subsections outline our 2019 plan: 1) helping the customer form the right query, 2) ensuring we understand what they’re looking for and including the right ASINs in the match set without erroneous matches, 3) accelerating decision making and discovery through improved ranking, 4) improving the discovery of newly released products, and 5) accelerating innovation for teams across Amazon.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Query Autocompletion and Spelling Correction: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Autocompletion suggests queries when the customer begins typing. The ranking of suggestions relies on past searches and customer actions such as cart adds and purchases. In 2018 we launched ML rankers that improve suggestions for less frequent and previously-unseen query prefixes in IN, JP, and CN, resulting in $Tk OPS.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2019 we will launch a global ML based ranking model. We will test personalizing query completions using past queries in the same session. We will launch our first non-text suggestion, a buy-it-again recommendation for prefixes matching past purchases. We will also build an integration point to enable teams such as Amazon Business to experiment with their data sets.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 Amazon.com, Tk% of the queries are misspelled (Tk% UK, Tk% DE, Tk% IN, Tk% JP). This leads to poor performance in matching, ranking, sponsored products and sponsored brands. In 2018 we improved spelling correction of misspelled prefixes in autocomplete suggestions. For example, providing spelling correction for a customer typing “aqumari” when they meant “aquamari”. We saw a WW increase of $Tk OPS, Tk paid units and $Tk of ad revenue. In Q1 2018 we benchmarked our spelling correction and found a US industry leader had reached Tk% precision and Tk% recall compared to our Tk% precision and Tk% recall. From now on, we will benchmark our service continuously and build models that improve on precision and recall.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Query Understanding and Matching Quality: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Understanding what the customer is searching for and identifying the right ASINs, or match set, is key to making shopping effortless. In 2019 we will focus our matching quality efforts on 1) reducing product type defects, 2) supporting customers on top of funnel (broad, e.g. “dresses” or “TVs”) and less-frequent missions, and 3) improved language understanding. While the first is an expansion of 2018 efforts, the latter two are new initiatives.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Defects corrupt the product selection we offer customers and thereby lose their trust. In 2018 we focused on reducing product type (PT) defects (e.g. showing a TV stand for a “TV” query) bringing down the defect rate in top-8 results in US, UK, IN, DE, JP from Tk% to Tk% (Appendix G). The three biggest contributors were 1) launching ASIN re-ranking using a new defect classifier, 2) filtering Non-Default Sort results using brand and category intent features, and 3) replacing the legacy query-ASIN behavioral association model with an improved one. In 2019 we will 1) continue focusing on reducing PT defects from Tk% to Tk%, 2) expand PT defect measurements to CA, FRITES, and CN, and 3) correspondingly expand PT defect reduction efforts to those locales. In 2018 our efforts to reduce product type defects resulted in the demotion of ASINs from top-8 positions in some cases. In 2019 we will mitigate this by using additional features and DL models to improve the defect classifier accuracy to Tk% precision and Tk% recall WW (from Tk% and Tk% respectively). We will work with Ads to unify the definitions of defects and co-develop a unified defect classification modeling service that enables fast model training and evaluation for both Ads and Search.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Today we provide a poor experience for less-frequent queries (i.e. tail queries, Tk% of all queries). In 2018 we discovered from our experiments with Deep Learning that we can expand the match set for tail and torso queries using semantic matching. To validate this, we augmented the match set for ~Tk% of unique queries (Tk% of traffic) for US Kitchen, and Toys and Games. Both weblabs were successful and led to $Tk OPS. In 2019 we will focus on programmatically improving matching quality for broad and tail queries. We will double down on the aforementioned win by developing online DL infrastructure to enable expansion to Tk% of traffic, and launch in English speaking locales while beginning research for other languages. We will launch Tk query intent classifiers for intents such as product type browsing, brand browsing, and spearfishing. We will also add the ability to recognize query entities and leverage them for ranking models, shopping pages, defect reduction efforts, and working with Ads for improved SP placement.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Match set quality suffers due to fundamental issues in our NLP modules for query and document understanding. These include modules for splitting queries into words and phrases, and mapping plural and singular nouns to a canonical form (stemming). For example, the English query “Tone King Gremlin” is incorrectly stemmed to “Ton King Gremlin” because our stemming library is language agnostic and confuses the English word “tone” with the German word “Töne”, and stems it to the singular German form “ton.” We will make our text-processing pipeline language-aware by integrating Lucene’s language-aware text normalization library, which supports Tk languages and includes features such as spell correction, language detection, language-aware lexical normalization, phrase detection, and synonym expansion.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Accelerating Decision Making and Discovery Through Ranking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 continue seeing wins from improvements in ranking totaling $Tk OPS WW YTD and an additional $Tk OPS generated by the Amazon India, HITS and Softlines teams. Two notable wins in 2018 are BeSta (+$Tk OPS WW, see Hits) and launching models trained to minimize OPS- aware loss functions (PALEO, +$Tk OPS WW). In 2019 we will continue investing in ranking improvements such as minimizing the impact of seller abuse, moving from general rankers to ones that are optimized for specific query classes such as broad and narrow queries, and improving ranking within customer journeys through DL.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 2018 we launched a “Top Rated from Our Brands” widget on Desktop and achieved a Tk ppt lift in PB OPS WW. In 2019 we will migrate this widget to Loom, enabling expansion to mobile.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Our current ranking models do not distinguish between queries, handling both broad queries with millions of results and specific queries with only a handful of results in the same way. In 2019 we will experiment with specialized ranking models customized to different query classes, such as infrequent or broad queries. For example, a ranking model can emphasize textual matching features for infrequent queries while coexisting with a model that serves head queries by emphasizing behavioral signals. </w:t>
      </w:r>
    </w:p>
    <w:p w:rsidR="00000000" w:rsidDel="00000000" w:rsidP="00000000" w:rsidRDefault="00000000" w:rsidRPr="00000000" w14:paraId="0000003F">
      <w:pPr>
        <w:spacing w:after="0" w:before="28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5.4 Accelerating ML Innovation: </w:t>
      </w:r>
      <w:r w:rsidDel="00000000" w:rsidR="00000000" w:rsidRPr="00000000">
        <w:rPr>
          <w:rFonts w:ascii="Calibri" w:cs="Calibri" w:eastAsia="Calibri" w:hAnsi="Calibri"/>
          <w:sz w:val="20"/>
          <w:szCs w:val="20"/>
          <w:rtl w:val="0"/>
        </w:rPr>
        <w:t xml:space="preserve">Developing improvements to matching quality models involves multiple lengthy steps: gathering data, performing feature extraction, choosing an ML algorithm, defining an optimization target, model training, offline evaluation, comparing models and choosing a subset, and finally testing in weblab. For the overall process to be agile, we need each step to be automated. Our vision is to build a HOTW framework where several matching quality models can compete via contextual candidates and the best model is selected, depending on the customer and their query. In 2018 we made modest progress by building a data system that gathers high quality training data, a model training framework, an offline evaluation system, an online inference system and online evaluation capability. These capabilities were developed for specific needs and need to be integrated to run continuously without human intervention. In 2019 we will 1) complete HOTW model training and deployment, 2) develop frameworks such as dueling candidates to test rankers online in days rather than weeks, and 3) build infrastructure to host multiple models triggered by different query classes. </w:t>
      </w:r>
      <w:r w:rsidDel="00000000" w:rsidR="00000000" w:rsidRPr="00000000">
        <w:rPr>
          <w:rtl w:val="0"/>
        </w:rPr>
      </w:r>
    </w:p>
    <w:p w:rsidR="00000000" w:rsidDel="00000000" w:rsidP="00000000" w:rsidRDefault="00000000" w:rsidRPr="00000000" w14:paraId="00000040">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6   Search Backend Architecture </w:t>
      </w:r>
      <w:r w:rsidDel="00000000" w:rsidR="00000000" w:rsidRPr="00000000">
        <w:rPr>
          <w:rtl w:val="0"/>
        </w:rPr>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Calibri" w:cs="Calibri" w:eastAsia="Calibri" w:hAnsi="Calibri"/>
          <w:sz w:val="20"/>
          <w:szCs w:val="20"/>
          <w:rtl w:val="0"/>
        </w:rPr>
        <w:t xml:space="preserve">In 2019 we will modernize our core search backend systems, decouple components into independent services, increase developer productivity, accelerate experimentation, reduce IMR costs and test disruptive architectures using DL. </w:t>
      </w:r>
      <w:r w:rsidDel="00000000" w:rsidR="00000000" w:rsidRPr="00000000">
        <w:rPr>
          <w:rtl w:val="0"/>
        </w:rPr>
      </w:r>
    </w:p>
    <w:p w:rsidR="00000000" w:rsidDel="00000000" w:rsidP="00000000" w:rsidRDefault="00000000" w:rsidRPr="00000000" w14:paraId="00000043">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6.1 Lucene: </w:t>
      </w:r>
      <w:r w:rsidDel="00000000" w:rsidR="00000000" w:rsidRPr="00000000">
        <w:rPr>
          <w:rFonts w:ascii="Calibri" w:cs="Calibri" w:eastAsia="Calibri" w:hAnsi="Calibri"/>
          <w:sz w:val="20"/>
          <w:szCs w:val="20"/>
          <w:rtl w:val="0"/>
        </w:rPr>
        <w:t xml:space="preserve">In Feb 2018 we started a project to replace our search backend system with Apache Lucene, beginning with US Electronics. We picked Lucene because it is a feature-rich, high-performance open-source search solution with integration points for customization. It’ll allow us to focus on Amazon specific use cases instead of duplicating commoditized technology. Lucene's language-specific analyzers will allow us to improve matching quality internationally. In Oct 2018 we successfully tested the search index for US Electronics at 100% of traffic, proving Lucene's modularity and powerful integration points and achieving parity with our current backend system. We will power 100% of WW 2019 Q4 shopping with Lucene. </w:t>
      </w:r>
      <w:r w:rsidDel="00000000" w:rsidR="00000000" w:rsidRPr="00000000">
        <w:rPr>
          <w:rtl w:val="0"/>
        </w:rPr>
      </w:r>
    </w:p>
    <w:p w:rsidR="00000000" w:rsidDel="00000000" w:rsidP="00000000" w:rsidRDefault="00000000" w:rsidRPr="00000000" w14:paraId="00000045">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6.2 Ranking service: </w:t>
      </w:r>
      <w:r w:rsidDel="00000000" w:rsidR="00000000" w:rsidRPr="00000000">
        <w:rPr>
          <w:rFonts w:ascii="Calibri" w:cs="Calibri" w:eastAsia="Calibri" w:hAnsi="Calibri"/>
          <w:sz w:val="20"/>
          <w:szCs w:val="20"/>
          <w:rtl w:val="0"/>
        </w:rPr>
        <w:t xml:space="preserve">Match set generation and ranking are coupled in our search backend system. This coupling makes rapid experimentation with ranking difficult. Adding new features consumes scarce space in the partition servers. Experimenting with DL requires additional memory and CPU utilization which can’t be accommodated at a reasonable cost in a system that is already highly utilized. In 2019 we will accelerate experimentation by creating a new ranking service decoupled from the search backend system. This will allow us to move faster and test advanced ranking techniques. The search backend system will still match, filter, and return a sorted list of ASINs based on a simple ranker. The candidate ASINs will be sent to the ranking service to be scored by advanced ML models. The service will use multiple hardware types, including GPUs for DL models. An additional benefit of a separate service is that it can be used by other teams. For example, Sponsored Products can use it to rank their ASINs in the same way that we rank results. </w:t>
      </w:r>
      <w:r w:rsidDel="00000000" w:rsidR="00000000" w:rsidRPr="00000000">
        <w:rPr>
          <w:rtl w:val="0"/>
        </w:rPr>
      </w:r>
    </w:p>
    <w:p w:rsidR="00000000" w:rsidDel="00000000" w:rsidP="00000000" w:rsidRDefault="00000000" w:rsidRPr="00000000" w14:paraId="00000047">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6.3 Fleet management: </w:t>
      </w:r>
      <w:r w:rsidDel="00000000" w:rsidR="00000000" w:rsidRPr="00000000">
        <w:rPr>
          <w:rFonts w:ascii="Calibri" w:cs="Calibri" w:eastAsia="Calibri" w:hAnsi="Calibri"/>
          <w:sz w:val="20"/>
          <w:szCs w:val="20"/>
          <w:rtl w:val="0"/>
        </w:rPr>
        <w:t xml:space="preserve">In 2019 we will increase productivity and availability of the search backend system by developing a new fleet management system called Baiji. It is built on AWS with Elastic Container Service (ECS). It improves availability by monitoring fatals and latency regressions using shadow traffic, incrementally exposing live traffic to the new version before gradually approving full deployment. If metrics are negatively affected, it automatically rolls back. ECS allows us to use heterogeneous EC2 hardware and share hosts across applications, resulting in higher utilization, IMR savings and greater flexibility to acquire hardware for peaks. </w:t>
      </w:r>
      <w:r w:rsidDel="00000000" w:rsidR="00000000" w:rsidRPr="00000000">
        <w:rPr>
          <w:rtl w:val="0"/>
        </w:rPr>
      </w:r>
    </w:p>
    <w:p w:rsidR="00000000" w:rsidDel="00000000" w:rsidP="00000000" w:rsidRDefault="00000000" w:rsidRPr="00000000" w14:paraId="00000049">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6.4 Collator: </w:t>
      </w:r>
      <w:r w:rsidDel="00000000" w:rsidR="00000000" w:rsidRPr="00000000">
        <w:rPr>
          <w:rFonts w:ascii="Calibri" w:cs="Calibri" w:eastAsia="Calibri" w:hAnsi="Calibri"/>
          <w:sz w:val="20"/>
          <w:szCs w:val="20"/>
          <w:rtl w:val="0"/>
        </w:rPr>
        <w:t xml:space="preserve">The Collator is the entry point to the search backend system where queries are transformed and fanned out to partition servers, and the results are gathered, blended and post-processed. The Collator lacks proper security protections. In 2019 we will address this by introducing a AAA-enabled entry point that’ll add authentication and metering of callers and secure communication with downstream services. We will enforce traffic limits per client, prioritizing clients that have the broadest impact, and preventing single clients from browning out our service. The Collator is built on an aging code base that is hard to modify. Simple feature additions require weeks of complex work by experts. In 2019 we will focus on post-processing of search results, making it easy for external teams to implement custom modifications via localized code changes. To support matching quality experimentation initiatives that require the Collator to communicate with multiple back ends, we will split out the communication layer, creating a flexible framework that is performant, has a clean API, and supports our future needs. </w:t>
      </w:r>
      <w:r w:rsidDel="00000000" w:rsidR="00000000" w:rsidRPr="00000000">
        <w:rPr>
          <w:rtl w:val="0"/>
        </w:rPr>
      </w:r>
    </w:p>
    <w:p w:rsidR="00000000" w:rsidDel="00000000" w:rsidP="00000000" w:rsidRDefault="00000000" w:rsidRPr="00000000" w14:paraId="0000004B">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C">
      <w:pPr>
        <w:spacing w:after="0" w:before="0" w:lineRule="auto"/>
        <w:rPr>
          <w:rFonts w:ascii="Calibri" w:cs="Calibri" w:eastAsia="Calibri" w:hAnsi="Calibri"/>
          <w:sz w:val="20"/>
          <w:szCs w:val="20"/>
        </w:rPr>
      </w:pPr>
      <w:r w:rsidDel="00000000" w:rsidR="00000000" w:rsidRPr="00000000">
        <w:rPr>
          <w:rFonts w:ascii="Calibri" w:cs="Calibri" w:eastAsia="Calibri" w:hAnsi="Calibri"/>
          <w:b w:val="1"/>
          <w:bCs w:val="1"/>
          <w:sz w:val="22"/>
          <w:szCs w:val="22"/>
          <w:rtl w:val="0"/>
        </w:rPr>
        <w:t xml:space="preserve">6.5 Search Backend Re-architecture: </w:t>
      </w:r>
      <w:r w:rsidDel="00000000" w:rsidR="00000000" w:rsidRPr="00000000">
        <w:rPr>
          <w:rFonts w:ascii="Calibri" w:cs="Calibri" w:eastAsia="Calibri" w:hAnsi="Calibri"/>
          <w:sz w:val="20"/>
          <w:szCs w:val="20"/>
          <w:rtl w:val="0"/>
        </w:rPr>
        <w:t xml:space="preserve">We are on track to meet our challenging moonshot goal of Tk IMR reduction in the search engine by achieving $Tk in 2020 compared to a projected $Tk. In 2018 we saved $Tk by launching index tiering, large- scale fleet optimization, APS fanout reduction, ordered posting lists, and on-demand peak management. We implemented levers to trade off query cost for quality allowing us to respond to temporary stress without additional hardware. In 2019 adaptive peak management will automatically control these levers allowing us to remove spare capacity set aside for a datacenter outage. We will gain host utilization and network efficiencies from our new fleet management system, and combine Tk hardline indexes into one. In total we expect to save $Tk in annualized WW IMR ($Tk in 2019). </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Calibri" w:cs="Calibri" w:eastAsia="Calibri" w:hAnsi="Calibri"/>
          <w:sz w:val="20"/>
          <w:szCs w:val="20"/>
          <w:rtl w:val="0"/>
        </w:rPr>
        <w:t xml:space="preserve">While we’ve made great strides in IMR reduction we are pushing the limits of what's possible under the current document-sharded architecture. We are actively exploring fundamentally different architectures to reach our goal. In 2018 we started work on a term-sharded search system that partitions the index by query terms, reduces fanout, and scales proportionately to query volume. It relies on DL to predict the most likely customer queries and generates ranked lists of ASINs at index time. At query time the results are retrieved using DL-based semantic matching from a lookup list, a faster and computationally cheaper way to retrieve results. This is a multi-year initiative with a high potential payoff in both IMR savings and search quality. We are building a prototype that we will validate using offline tests by Dec 2018. In Q2 2019 we will test in US Electronics and then expand to other locales and categories. </w:t>
      </w:r>
      <w:r w:rsidDel="00000000" w:rsidR="00000000" w:rsidRPr="00000000">
        <w:rPr>
          <w:rtl w:val="0"/>
        </w:rPr>
      </w:r>
    </w:p>
    <w:p w:rsidR="00000000" w:rsidDel="00000000" w:rsidP="00000000" w:rsidRDefault="00000000" w:rsidRPr="00000000" w14:paraId="0000004E">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7   Search Data </w:t>
      </w:r>
      <w:r w:rsidDel="00000000" w:rsidR="00000000" w:rsidRPr="00000000">
        <w:rPr>
          <w:rtl w:val="0"/>
        </w:rPr>
      </w:r>
    </w:p>
    <w:p w:rsidR="00000000" w:rsidDel="00000000" w:rsidP="00000000" w:rsidRDefault="00000000" w:rsidRPr="00000000" w14:paraId="00000050">
      <w:pPr>
        <w:spacing w:after="0" w:before="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Search data is used by Tk Amazonians to manage their businesses and power their ML models. In 2018 we formed the Search Data team to support science and analytics by assembling high quality datasets and modernizing data tools. We launched the Search Open Data service, allowing Amazonians self-service access to Search data with modern AWS tools and an upstream data quality program resolving eight issues in partner systems. In 2019 we will continue focusing on high quality data by automating data integrity monitors, deepening engagements with upstream data providers, and updating dashboards and data portals. We will modernize data production tooling, reducing the engineering required to automate a ranking feature's construction from Tk to Tk.</w:t>
      </w:r>
    </w:p>
    <w:p w:rsidR="00000000" w:rsidDel="00000000" w:rsidP="00000000" w:rsidRDefault="00000000" w:rsidRPr="00000000" w14:paraId="00000051">
      <w:pPr>
        <w:spacing w:after="0" w:before="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Calibri" w:cs="Calibri" w:eastAsia="Calibri" w:hAnsi="Calibri"/>
          <w:sz w:val="20"/>
          <w:szCs w:val="20"/>
          <w:rtl w:val="0"/>
        </w:rPr>
        <w:t xml:space="preserve">The Search 3YP stated that our goal is to enhance Search to make shopping on Amazon effortless and enjoyable, yet we lack clear measurement of progress. Current Search metrics are noisy and unsuitable for use as KPIs due to upstream logging changes and undetected robot traffic. In 2019 we will deliver robust business metrics by developing a trusted customer model to reduce noise introduced by robot traffic and we will use multiple data sources to detect logging changes. We’ve defined a new set of metrics focused on answering the question of whether or not shopping on Amazon using Search is getting easier. They measure the fraction of transits starting in Search that were successful, and when customers succeeded, how much work they had to do. In Q1 2019 we will automate the production of these metrics. We will also validate our hypothesis that they can serve as weekly KPIs for Search and our partner teams, and that they allow us to measure progress towards our 3YP goal (Appendix I). </w:t>
      </w:r>
      <w:r w:rsidDel="00000000" w:rsidR="00000000" w:rsidRPr="00000000">
        <w:rPr>
          <w:rtl w:val="0"/>
        </w:rPr>
      </w:r>
    </w:p>
    <w:p w:rsidR="00000000" w:rsidDel="00000000" w:rsidP="00000000" w:rsidRDefault="00000000" w:rsidRPr="00000000" w14:paraId="00000053">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8   Operational Excellence </w:t>
      </w:r>
      <w:r w:rsidDel="00000000" w:rsidR="00000000" w:rsidRPr="00000000">
        <w:rPr>
          <w:rtl w:val="0"/>
        </w:rPr>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Calibri" w:cs="Calibri" w:eastAsia="Calibri" w:hAnsi="Calibri"/>
          <w:sz w:val="20"/>
          <w:szCs w:val="20"/>
          <w:rtl w:val="0"/>
        </w:rPr>
        <w:t xml:space="preserve">In 2018 we caused Tk order drop minutes in three events on Tk, Tk, and Tk. We missed our availability goal of Tk Fatals Per Million (FPM), and forecast a year-end rate of Tk FPM, a Tk% increase from Tk FPM in 2017. We’ve addressed all Prime Day and Search Sev-1 COE action items by their due dates (Appendix J), and will complete all holiday readiness tasks by 11/16. </w:t>
      </w:r>
      <w:r w:rsidDel="00000000" w:rsidR="00000000" w:rsidRPr="00000000">
        <w:rPr>
          <w:rtl w:val="0"/>
        </w:rPr>
      </w:r>
    </w:p>
    <w:p w:rsidR="00000000" w:rsidDel="00000000" w:rsidP="00000000" w:rsidRDefault="00000000" w:rsidRPr="00000000" w14:paraId="00000056">
      <w:pPr>
        <w:spacing w:after="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7">
      <w:pPr>
        <w:spacing w:after="0" w:before="0" w:lineRule="auto"/>
        <w:rPr>
          <w:rFonts w:ascii="Times New Roman" w:cs="Times New Roman" w:eastAsia="Times New Roman" w:hAnsi="Times New Roman"/>
        </w:rPr>
      </w:pPr>
      <w:r w:rsidDel="00000000" w:rsidR="00000000" w:rsidRPr="00000000">
        <w:rPr>
          <w:rFonts w:ascii="Calibri" w:cs="Calibri" w:eastAsia="Calibri" w:hAnsi="Calibri"/>
          <w:b w:val="1"/>
          <w:bCs w:val="1"/>
          <w:sz w:val="22"/>
          <w:szCs w:val="22"/>
          <w:rtl w:val="0"/>
        </w:rPr>
        <w:t xml:space="preserve">8.1 Resiliency: </w:t>
      </w:r>
      <w:r w:rsidDel="00000000" w:rsidR="00000000" w:rsidRPr="00000000">
        <w:rPr>
          <w:rFonts w:ascii="Calibri" w:cs="Calibri" w:eastAsia="Calibri" w:hAnsi="Calibri"/>
          <w:sz w:val="20"/>
          <w:szCs w:val="20"/>
          <w:rtl w:val="0"/>
        </w:rPr>
        <w:t xml:space="preserve">The LSEs of 2018 have taught us that as Amazon’s architecture of interdependent services grows in complexity, we need new resilience-building mechanisms. In Q4 2018 we formed a dedicated resiliency team for RSP and Loom that began regular testing of downstream service (e.g. Datapath) failures. We implemented pipeline changes that rollback a release automatically when customer facing fatal errors are detected. We also created the Search LSE mechanism where during a fatals event all Search on-call experts are paged in, even before an order drop is observed. In 2019 we will start a permanent resiliency program led by an expert in this field and staffed by senior SDEs skilled in building fault-tolerant distributed systems and failure mode testing. They’ll probe for availability weaknesses and guide teams in the application of best practices. The team will drive architecture and processes across Search for Gold Class service standards. </w:t>
      </w:r>
      <w:r w:rsidDel="00000000" w:rsidR="00000000" w:rsidRPr="00000000">
        <w:rPr>
          <w:rtl w:val="0"/>
        </w:rPr>
      </w:r>
    </w:p>
    <w:p w:rsidR="00000000" w:rsidDel="00000000" w:rsidP="00000000" w:rsidRDefault="00000000" w:rsidRPr="00000000" w14:paraId="00000058">
      <w:pPr>
        <w:spacing w:after="280" w:before="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headerReference r:id="rId6" w:type="default"/>
      <w:footerReference r:id="rId7" w:type="default"/>
      <w:footerReference r:id="rId8" w:type="even"/>
      <w:pgSz w:h="15840" w:w="12240" w:orient="portrait"/>
      <w:pgMar w:bottom="720" w:top="720" w:left="720" w:right="720" w:header="720" w:footer="720"/>
      <w:lnNumType w:countBy="1" w:start="0" w:restart="continuous"/>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Confidential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Amazon Search 2019 OP1</w:t>
      <w:tab/>
      <w:tab/>
      <w:t xml:space="preserve">November 7, 2018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